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C7C" w:rsidRPr="00CF2C7C" w:rsidRDefault="00CF2C7C" w:rsidP="00CF2C7C">
      <w:pPr>
        <w:shd w:val="clear" w:color="auto" w:fill="FFFFFF"/>
        <w:spacing w:after="150" w:line="240" w:lineRule="auto"/>
        <w:outlineLvl w:val="1"/>
        <w:rPr>
          <w:rFonts w:ascii="Times New Roman" w:eastAsia="Times New Roman" w:hAnsi="Times New Roman" w:cs="Times New Roman"/>
          <w:color w:val="333333"/>
          <w:spacing w:val="-15"/>
          <w:sz w:val="36"/>
          <w:szCs w:val="36"/>
          <w:lang w:eastAsia="pt-BR"/>
        </w:rPr>
      </w:pPr>
      <w:r w:rsidRPr="00CF2C7C">
        <w:rPr>
          <w:rFonts w:ascii="Times New Roman" w:eastAsia="Times New Roman" w:hAnsi="Times New Roman" w:cs="Times New Roman"/>
          <w:b/>
          <w:bCs/>
          <w:color w:val="333333"/>
          <w:spacing w:val="-15"/>
          <w:sz w:val="36"/>
          <w:szCs w:val="36"/>
          <w:lang w:eastAsia="pt-BR"/>
        </w:rPr>
        <w:t>Como o Titular do MEI declara o Imposto de Renda?</w:t>
      </w:r>
    </w:p>
    <w:p w:rsidR="00CF2C7C" w:rsidRPr="00CF2C7C" w:rsidRDefault="00CF2C7C" w:rsidP="00CF2C7C">
      <w:pPr>
        <w:shd w:val="clear" w:color="auto" w:fill="FFFFFF"/>
        <w:spacing w:after="0" w:line="330" w:lineRule="atLeast"/>
        <w:jc w:val="center"/>
        <w:rPr>
          <w:rFonts w:ascii="Arial" w:eastAsia="Times New Roman" w:hAnsi="Arial" w:cs="Arial"/>
          <w:color w:val="777777"/>
          <w:sz w:val="24"/>
          <w:szCs w:val="24"/>
          <w:lang w:eastAsia="pt-BR"/>
        </w:rPr>
      </w:pPr>
      <w:r w:rsidRPr="00CF2C7C">
        <w:rPr>
          <w:rFonts w:ascii="Open Sans" w:eastAsia="Times New Roman" w:hAnsi="Open Sans" w:cs="Times New Roman"/>
          <w:color w:val="2A2A2A"/>
          <w:sz w:val="20"/>
          <w:szCs w:val="20"/>
          <w:lang w:eastAsia="pt-BR"/>
        </w:rPr>
        <w:t>​</w:t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Agora que você já aprendeu que a </w:t>
      </w:r>
      <w:hyperlink r:id="rId6" w:history="1">
        <w:r w:rsidRPr="00CF2C7C">
          <w:rPr>
            <w:rFonts w:ascii="Arial" w:eastAsia="Times New Roman" w:hAnsi="Arial" w:cs="Arial"/>
            <w:color w:val="F76D19"/>
            <w:sz w:val="24"/>
            <w:szCs w:val="24"/>
            <w:lang w:eastAsia="pt-BR"/>
          </w:rPr>
          <w:t>pessoa física titular do MEI</w:t>
        </w:r>
      </w:hyperlink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 xml:space="preserve"> pode sim estar obrigada a declarar Imposto de Renda, chegou </w:t>
      </w:r>
      <w:proofErr w:type="gramStart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a</w:t>
      </w:r>
      <w:proofErr w:type="gramEnd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 xml:space="preserve"> forma de saber como declarar isso.</w:t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br/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br/>
        <w:t xml:space="preserve">Para isto, vamos avaliar a legislação. Segundo a LEI </w:t>
      </w:r>
      <w:proofErr w:type="gramStart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123/2006 ,</w:t>
      </w:r>
      <w:proofErr w:type="gramEnd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 xml:space="preserve"> que é a Lei que estabelece a figura de empresário individual:</w:t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br/>
        <w:t>​</w:t>
      </w:r>
    </w:p>
    <w:p w:rsidR="00CF2C7C" w:rsidRPr="00CF2C7C" w:rsidRDefault="009C1AC2" w:rsidP="00CF2C7C">
      <w:pPr>
        <w:shd w:val="clear" w:color="auto" w:fill="FFFFFF"/>
        <w:spacing w:after="0" w:line="330" w:lineRule="atLeast"/>
        <w:jc w:val="center"/>
        <w:rPr>
          <w:rFonts w:ascii="Arial" w:eastAsia="Times New Roman" w:hAnsi="Arial" w:cs="Arial"/>
          <w:color w:val="777777"/>
          <w:sz w:val="24"/>
          <w:szCs w:val="24"/>
          <w:lang w:eastAsia="pt-BR"/>
        </w:rPr>
      </w:pPr>
      <w:hyperlink r:id="rId7" w:history="1">
        <w:r w:rsidR="00CF2C7C" w:rsidRPr="00CF2C7C">
          <w:rPr>
            <w:rFonts w:ascii="Arial" w:eastAsia="Times New Roman" w:hAnsi="Arial" w:cs="Arial"/>
            <w:b/>
            <w:bCs/>
            <w:color w:val="F76D19"/>
            <w:sz w:val="24"/>
            <w:szCs w:val="24"/>
            <w:lang w:eastAsia="pt-BR"/>
          </w:rPr>
          <w:t>LEI COMPLEMENTAR Nº 123, DE 14 DE DEZEMBRO DE 2006</w:t>
        </w:r>
      </w:hyperlink>
      <w:r w:rsidR="00CF2C7C" w:rsidRPr="00CF2C7C">
        <w:rPr>
          <w:rFonts w:ascii="Arial" w:eastAsia="Times New Roman" w:hAnsi="Arial" w:cs="Arial"/>
          <w:b/>
          <w:bCs/>
          <w:color w:val="AE40A5"/>
          <w:sz w:val="24"/>
          <w:szCs w:val="24"/>
          <w:lang w:eastAsia="pt-BR"/>
        </w:rPr>
        <w:t>:</w:t>
      </w:r>
      <w:r w:rsidR="00CF2C7C" w:rsidRPr="00CF2C7C">
        <w:rPr>
          <w:rFonts w:ascii="Arial" w:eastAsia="Times New Roman" w:hAnsi="Arial" w:cs="Arial"/>
          <w:b/>
          <w:bCs/>
          <w:color w:val="777777"/>
          <w:sz w:val="24"/>
          <w:szCs w:val="24"/>
          <w:lang w:eastAsia="pt-BR"/>
        </w:rPr>
        <w:br/>
      </w:r>
      <w:r w:rsidR="00CF2C7C" w:rsidRPr="00CF2C7C">
        <w:rPr>
          <w:rFonts w:ascii="Arial" w:eastAsia="Times New Roman" w:hAnsi="Arial" w:cs="Arial"/>
          <w:b/>
          <w:bCs/>
          <w:color w:val="000080"/>
          <w:sz w:val="24"/>
          <w:szCs w:val="24"/>
          <w:lang w:eastAsia="pt-BR"/>
        </w:rPr>
        <w:t>​</w:t>
      </w:r>
      <w:r w:rsidR="00CF2C7C" w:rsidRPr="00CF2C7C">
        <w:rPr>
          <w:rFonts w:ascii="Arial" w:eastAsia="Times New Roman" w:hAnsi="Arial" w:cs="Arial"/>
          <w:b/>
          <w:bCs/>
          <w:color w:val="000080"/>
          <w:sz w:val="24"/>
          <w:szCs w:val="24"/>
          <w:lang w:eastAsia="pt-BR"/>
        </w:rPr>
        <w:br/>
        <w:t>​</w:t>
      </w:r>
      <w:r w:rsidR="00CF2C7C" w:rsidRPr="00CF2C7C">
        <w:rPr>
          <w:rFonts w:ascii="Arial" w:eastAsia="Times New Roman" w:hAnsi="Arial" w:cs="Arial"/>
          <w:b/>
          <w:bCs/>
          <w:i/>
          <w:iCs/>
          <w:color w:val="2A2A2A"/>
          <w:sz w:val="24"/>
          <w:szCs w:val="24"/>
          <w:lang w:eastAsia="pt-BR"/>
        </w:rPr>
        <w:t>Art. 14. </w:t>
      </w:r>
      <w:r w:rsidR="00CF2C7C"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t> Consideram-se isentos do imposto de renda, na fonte e na </w:t>
      </w:r>
      <w:r w:rsidR="00CF2C7C"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u w:val="single"/>
          <w:lang w:eastAsia="pt-BR"/>
        </w:rPr>
        <w:t>declaração de ajuste do beneficiário</w:t>
      </w:r>
      <w:r w:rsidR="00CF2C7C"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t>, os valores efetivamente pagos ou distribuídos ao titular ou sócio da microempresa ou empresa de pequeno porte optante pelo Simples Nacional, salvo os que corresponderem a pró-labore, aluguéis ou serviços prestados.</w:t>
      </w:r>
      <w:r w:rsidR="00CF2C7C"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br/>
      </w:r>
      <w:r w:rsidR="00CF2C7C"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br/>
      </w:r>
      <w:r w:rsidR="00CF2C7C" w:rsidRPr="00CF2C7C">
        <w:rPr>
          <w:rFonts w:ascii="Arial" w:eastAsia="Times New Roman" w:hAnsi="Arial" w:cs="Arial"/>
          <w:b/>
          <w:bCs/>
          <w:i/>
          <w:iCs/>
          <w:color w:val="2A2A2A"/>
          <w:sz w:val="24"/>
          <w:szCs w:val="24"/>
          <w:lang w:eastAsia="pt-BR"/>
        </w:rPr>
        <w:t>​§ 1º</w:t>
      </w:r>
      <w:r w:rsidR="00CF2C7C"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t>  A isenção de que trata o caput deste artigo fica limitada ao valor resultante da aplicação dos percentuais de que trata o art. 15 da Lei no 9.249, de 26 de dezembro de 1995, sobre a receita bruta mensal, no caso de antecipação de fonte, ou da receita bruta total anual, tratando-se de declaração de ajuste, subtraído do valor devido na</w:t>
      </w:r>
      <w:bookmarkStart w:id="0" w:name="_GoBack"/>
      <w:bookmarkEnd w:id="0"/>
      <w:r w:rsidR="00CF2C7C"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t xml:space="preserve"> forma do Simples Nacional no período".</w:t>
      </w:r>
      <w:r w:rsidR="00CF2C7C" w:rsidRPr="00CF2C7C">
        <w:rPr>
          <w:rFonts w:ascii="Arial" w:eastAsia="Times New Roman" w:hAnsi="Arial" w:cs="Arial"/>
          <w:color w:val="777777"/>
          <w:sz w:val="24"/>
          <w:szCs w:val="24"/>
          <w:lang w:eastAsia="pt-BR"/>
        </w:rPr>
        <w:br/>
      </w:r>
      <w:r w:rsidR="00CF2C7C" w:rsidRPr="00CF2C7C">
        <w:rPr>
          <w:rFonts w:ascii="Arial" w:eastAsia="Times New Roman" w:hAnsi="Arial" w:cs="Arial"/>
          <w:color w:val="777777"/>
          <w:sz w:val="24"/>
          <w:szCs w:val="24"/>
          <w:lang w:eastAsia="pt-BR"/>
        </w:rPr>
        <w:br/>
      </w:r>
      <w:r w:rsidR="00CF2C7C" w:rsidRPr="00CF2C7C">
        <w:rPr>
          <w:rFonts w:ascii="Arial" w:eastAsia="Times New Roman" w:hAnsi="Arial" w:cs="Arial"/>
          <w:b/>
          <w:bCs/>
          <w:i/>
          <w:iCs/>
          <w:color w:val="2A2A2A"/>
          <w:sz w:val="24"/>
          <w:szCs w:val="24"/>
          <w:lang w:eastAsia="pt-BR"/>
        </w:rPr>
        <w:t>§ 2º </w:t>
      </w:r>
      <w:r w:rsidR="00CF2C7C"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t xml:space="preserve"> O disposto no § 1º deste artigo não se aplica na hipótese de a pessoa jurídica manter escrituração contábil e evidenciar lucro superior àquele </w:t>
      </w:r>
      <w:proofErr w:type="gramStart"/>
      <w:r w:rsidR="00CF2C7C"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t>limite.</w:t>
      </w:r>
      <w:proofErr w:type="gramEnd"/>
      <w:r w:rsidR="00CF2C7C"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t>​</w:t>
      </w:r>
    </w:p>
    <w:p w:rsidR="00CF2C7C" w:rsidRPr="00CF2C7C" w:rsidRDefault="00CF2C7C" w:rsidP="00CF2C7C">
      <w:pPr>
        <w:shd w:val="clear" w:color="auto" w:fill="FFFFFF"/>
        <w:spacing w:after="0" w:line="330" w:lineRule="atLeast"/>
        <w:jc w:val="center"/>
        <w:rPr>
          <w:rFonts w:ascii="Arial" w:eastAsia="Times New Roman" w:hAnsi="Arial" w:cs="Arial"/>
          <w:color w:val="777777"/>
          <w:sz w:val="24"/>
          <w:szCs w:val="24"/>
          <w:lang w:eastAsia="pt-BR"/>
        </w:rPr>
      </w:pP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br/>
        <w:t xml:space="preserve">​Portanto o artigo 14 diz o que valor </w:t>
      </w:r>
      <w:proofErr w:type="gramStart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que que</w:t>
      </w:r>
      <w:proofErr w:type="gramEnd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 xml:space="preserve"> o titular de microempresa recebe é considerado isento de IR, seja na fonte ou na Declaração de Ajuste. E seu primeiro paragrafo</w:t>
      </w:r>
      <w:proofErr w:type="gramStart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 xml:space="preserve">  </w:t>
      </w:r>
      <w:proofErr w:type="gramEnd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explica que a isenção desse valor está limitada à aplicação dos Percentuais de uma outra LEI. Pra resumir bem, essa outra LEI diz que os percentuais aplicáveis são:</w:t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br/>
      </w:r>
      <w:proofErr w:type="gramStart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​</w:t>
      </w:r>
      <w:proofErr w:type="gramEnd"/>
    </w:p>
    <w:p w:rsidR="00CF2C7C" w:rsidRPr="00CF2C7C" w:rsidRDefault="00CF2C7C" w:rsidP="00CF2C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jc w:val="center"/>
        <w:rPr>
          <w:rFonts w:ascii="Arial" w:eastAsia="Times New Roman" w:hAnsi="Arial" w:cs="Arial"/>
          <w:color w:val="777777"/>
          <w:sz w:val="24"/>
          <w:szCs w:val="24"/>
          <w:lang w:eastAsia="pt-BR"/>
        </w:rPr>
      </w:pP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8% para comércio, indústria e transporte de carga;</w:t>
      </w:r>
    </w:p>
    <w:p w:rsidR="00CF2C7C" w:rsidRPr="00CF2C7C" w:rsidRDefault="00CF2C7C" w:rsidP="00CF2C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jc w:val="center"/>
        <w:rPr>
          <w:rFonts w:ascii="Arial" w:eastAsia="Times New Roman" w:hAnsi="Arial" w:cs="Arial"/>
          <w:color w:val="777777"/>
          <w:sz w:val="24"/>
          <w:szCs w:val="24"/>
          <w:lang w:eastAsia="pt-BR"/>
        </w:rPr>
      </w:pP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16% para transporte de passageiros;</w:t>
      </w:r>
    </w:p>
    <w:p w:rsidR="00CF2C7C" w:rsidRPr="00CF2C7C" w:rsidRDefault="00CF2C7C" w:rsidP="00CF2C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jc w:val="center"/>
        <w:rPr>
          <w:rFonts w:ascii="Arial" w:eastAsia="Times New Roman" w:hAnsi="Arial" w:cs="Arial"/>
          <w:color w:val="777777"/>
          <w:sz w:val="24"/>
          <w:szCs w:val="24"/>
          <w:lang w:eastAsia="pt-BR"/>
        </w:rPr>
      </w:pP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32% para serviços em geral.</w:t>
      </w:r>
    </w:p>
    <w:p w:rsidR="00CF2C7C" w:rsidRPr="00CF2C7C" w:rsidRDefault="00CF2C7C" w:rsidP="00CF2C7C">
      <w:pPr>
        <w:shd w:val="clear" w:color="auto" w:fill="FFFFFF"/>
        <w:spacing w:after="240" w:line="330" w:lineRule="atLeast"/>
        <w:jc w:val="center"/>
        <w:rPr>
          <w:rFonts w:ascii="Arial" w:eastAsia="Times New Roman" w:hAnsi="Arial" w:cs="Arial"/>
          <w:color w:val="777777"/>
          <w:sz w:val="24"/>
          <w:szCs w:val="24"/>
          <w:lang w:eastAsia="pt-BR"/>
        </w:rPr>
      </w:pPr>
      <w:r w:rsidRPr="00CF2C7C">
        <w:rPr>
          <w:rFonts w:ascii="Arial" w:eastAsia="Times New Roman" w:hAnsi="Arial" w:cs="Arial"/>
          <w:color w:val="777777"/>
          <w:sz w:val="24"/>
          <w:szCs w:val="24"/>
          <w:lang w:eastAsia="pt-BR"/>
        </w:rPr>
        <w:br/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 xml:space="preserve">Quer dizer que se você presta serviços como MEI, 32% da sua receita bruta total é considerada isenta de IR. Se realizar atividades comerciais ou industriais, somente 8% da receita </w:t>
      </w:r>
      <w:proofErr w:type="gramStart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é</w:t>
      </w:r>
      <w:proofErr w:type="gramEnd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 xml:space="preserve"> considerada isenta de IR.</w:t>
      </w:r>
      <w:r w:rsidRPr="00CF2C7C">
        <w:rPr>
          <w:rFonts w:ascii="Arial" w:eastAsia="Times New Roman" w:hAnsi="Arial" w:cs="Arial"/>
          <w:color w:val="777777"/>
          <w:sz w:val="24"/>
          <w:szCs w:val="24"/>
          <w:lang w:eastAsia="pt-BR"/>
        </w:rPr>
        <w:br/>
      </w:r>
      <w:r w:rsidRPr="00CF2C7C">
        <w:rPr>
          <w:rFonts w:ascii="Arial" w:eastAsia="Times New Roman" w:hAnsi="Arial" w:cs="Arial"/>
          <w:color w:val="777777"/>
          <w:sz w:val="24"/>
          <w:szCs w:val="24"/>
          <w:lang w:eastAsia="pt-BR"/>
        </w:rPr>
        <w:br/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 xml:space="preserve">Uma outra dúvida que costuma surgir é: "Mas o art. 14 não fala de MEI! Só </w:t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lastRenderedPageBreak/>
        <w:t>Microempresa e Empresa de Pequeno Porte".</w:t>
      </w:r>
      <w:r w:rsidRPr="00CF2C7C">
        <w:rPr>
          <w:rFonts w:ascii="Arial" w:eastAsia="Times New Roman" w:hAnsi="Arial" w:cs="Arial"/>
          <w:b/>
          <w:bCs/>
          <w:color w:val="2A2A2A"/>
          <w:sz w:val="24"/>
          <w:szCs w:val="24"/>
          <w:lang w:eastAsia="pt-BR"/>
        </w:rPr>
        <w:t>  </w:t>
      </w:r>
      <w:r w:rsidRPr="00CF2C7C">
        <w:rPr>
          <w:rFonts w:ascii="Arial" w:eastAsia="Times New Roman" w:hAnsi="Arial" w:cs="Arial"/>
          <w:color w:val="777777"/>
          <w:sz w:val="24"/>
          <w:szCs w:val="24"/>
          <w:lang w:eastAsia="pt-BR"/>
        </w:rPr>
        <w:br/>
      </w:r>
      <w:r w:rsidRPr="00CF2C7C">
        <w:rPr>
          <w:rFonts w:ascii="Arial" w:eastAsia="Times New Roman" w:hAnsi="Arial" w:cs="Arial"/>
          <w:color w:val="777777"/>
          <w:sz w:val="24"/>
          <w:szCs w:val="24"/>
          <w:lang w:eastAsia="pt-BR"/>
        </w:rPr>
        <w:br/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Porém vejamos o Paragrafo 3º do Artigo 18-E desta mesma LEI 123/2006:</w:t>
      </w:r>
    </w:p>
    <w:p w:rsidR="00CF2C7C" w:rsidRPr="00CF2C7C" w:rsidRDefault="00CF2C7C" w:rsidP="00CF2C7C">
      <w:pPr>
        <w:shd w:val="clear" w:color="auto" w:fill="FFFFFF"/>
        <w:spacing w:after="0" w:line="330" w:lineRule="atLeast"/>
        <w:jc w:val="center"/>
        <w:rPr>
          <w:rFonts w:ascii="Arial" w:eastAsia="Times New Roman" w:hAnsi="Arial" w:cs="Arial"/>
          <w:color w:val="777777"/>
          <w:sz w:val="24"/>
          <w:szCs w:val="24"/>
          <w:lang w:eastAsia="pt-BR"/>
        </w:rPr>
      </w:pPr>
      <w:r w:rsidRPr="00CF2C7C">
        <w:rPr>
          <w:rFonts w:ascii="Arial" w:eastAsia="Times New Roman" w:hAnsi="Arial" w:cs="Arial"/>
          <w:b/>
          <w:bCs/>
          <w:i/>
          <w:iCs/>
          <w:color w:val="2A2A2A"/>
          <w:sz w:val="24"/>
          <w:szCs w:val="24"/>
          <w:lang w:eastAsia="pt-BR"/>
        </w:rPr>
        <w:t>Art. 18-E. </w:t>
      </w:r>
      <w:r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t> O instituto do MEI é uma política pública que tem por objetivo a formalização de pequenos empreendimentos e a inclusão social e previdenciária. (...</w:t>
      </w:r>
      <w:proofErr w:type="gramStart"/>
      <w:r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t>)</w:t>
      </w:r>
      <w:proofErr w:type="gramEnd"/>
      <w:r w:rsidRPr="00CF2C7C">
        <w:rPr>
          <w:rFonts w:ascii="Arial" w:eastAsia="Times New Roman" w:hAnsi="Arial" w:cs="Arial"/>
          <w:i/>
          <w:iCs/>
          <w:color w:val="777777"/>
          <w:sz w:val="24"/>
          <w:szCs w:val="24"/>
          <w:lang w:eastAsia="pt-BR"/>
        </w:rPr>
        <w:br/>
      </w:r>
      <w:r w:rsidRPr="00CF2C7C">
        <w:rPr>
          <w:rFonts w:ascii="Arial" w:eastAsia="Times New Roman" w:hAnsi="Arial" w:cs="Arial"/>
          <w:i/>
          <w:iCs/>
          <w:color w:val="777777"/>
          <w:sz w:val="24"/>
          <w:szCs w:val="24"/>
          <w:lang w:eastAsia="pt-BR"/>
        </w:rPr>
        <w:br/>
      </w:r>
      <w:r w:rsidRPr="00CF2C7C">
        <w:rPr>
          <w:rFonts w:ascii="Arial" w:eastAsia="Times New Roman" w:hAnsi="Arial" w:cs="Arial"/>
          <w:i/>
          <w:iCs/>
          <w:color w:val="2A2A2A"/>
          <w:sz w:val="24"/>
          <w:szCs w:val="24"/>
          <w:lang w:eastAsia="pt-BR"/>
        </w:rPr>
        <w:t> (...) </w:t>
      </w:r>
      <w:r w:rsidRPr="00CF2C7C">
        <w:rPr>
          <w:rFonts w:ascii="Arial" w:eastAsia="Times New Roman" w:hAnsi="Arial" w:cs="Arial"/>
          <w:b/>
          <w:bCs/>
          <w:i/>
          <w:iCs/>
          <w:color w:val="2A2A2A"/>
          <w:sz w:val="24"/>
          <w:szCs w:val="24"/>
          <w:lang w:eastAsia="pt-BR"/>
        </w:rPr>
        <w:t>§ 3º  O MEI é modalidade de microempresa."</w:t>
      </w:r>
    </w:p>
    <w:p w:rsidR="00CF2C7C" w:rsidRPr="00CF2C7C" w:rsidRDefault="00CF2C7C" w:rsidP="00CF2C7C">
      <w:pPr>
        <w:shd w:val="clear" w:color="auto" w:fill="FFFFFF"/>
        <w:spacing w:after="0" w:line="330" w:lineRule="atLeast"/>
        <w:jc w:val="center"/>
        <w:rPr>
          <w:rFonts w:ascii="Arial" w:eastAsia="Times New Roman" w:hAnsi="Arial" w:cs="Arial"/>
          <w:color w:val="777777"/>
          <w:sz w:val="24"/>
          <w:szCs w:val="24"/>
          <w:lang w:eastAsia="pt-BR"/>
        </w:rPr>
      </w:pPr>
      <w:r w:rsidRPr="00CF2C7C">
        <w:rPr>
          <w:rFonts w:ascii="Arial" w:eastAsia="Times New Roman" w:hAnsi="Arial" w:cs="Arial"/>
          <w:color w:val="777777"/>
          <w:sz w:val="24"/>
          <w:szCs w:val="24"/>
          <w:lang w:eastAsia="pt-BR"/>
        </w:rPr>
        <w:br/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 xml:space="preserve">E </w:t>
      </w:r>
      <w:proofErr w:type="gramStart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assim ,</w:t>
      </w:r>
      <w:proofErr w:type="gramEnd"/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 xml:space="preserve"> sabemos que o Titular do MEI deve declarar Imposto de Renda, e que a base para essa declaração é a totalidade de seus rendimentos efetivos!</w:t>
      </w:r>
      <w:r w:rsidRPr="00CF2C7C">
        <w:rPr>
          <w:rFonts w:ascii="Arial" w:eastAsia="Times New Roman" w:hAnsi="Arial" w:cs="Arial"/>
          <w:color w:val="777777"/>
          <w:sz w:val="24"/>
          <w:szCs w:val="24"/>
          <w:lang w:eastAsia="pt-BR"/>
        </w:rPr>
        <w:br/>
      </w:r>
      <w:r w:rsidRPr="00CF2C7C">
        <w:rPr>
          <w:rFonts w:ascii="Arial" w:eastAsia="Times New Roman" w:hAnsi="Arial" w:cs="Arial"/>
          <w:color w:val="777777"/>
          <w:sz w:val="24"/>
          <w:szCs w:val="24"/>
          <w:lang w:eastAsia="pt-BR"/>
        </w:rPr>
        <w:br/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t>E como fica isso na prática?</w:t>
      </w:r>
      <w:r w:rsidRPr="00CF2C7C">
        <w:rPr>
          <w:rFonts w:ascii="Arial" w:eastAsia="Times New Roman" w:hAnsi="Arial" w:cs="Arial"/>
          <w:color w:val="2A2A2A"/>
          <w:sz w:val="24"/>
          <w:szCs w:val="24"/>
          <w:lang w:eastAsia="pt-BR"/>
        </w:rPr>
        <w:br/>
        <w:t>​</w:t>
      </w:r>
    </w:p>
    <w:p w:rsidR="00CF2C7C" w:rsidRPr="00CF2C7C" w:rsidRDefault="009C1AC2" w:rsidP="00CF2C7C">
      <w:pPr>
        <w:shd w:val="clear" w:color="auto" w:fill="FFFFFF"/>
        <w:spacing w:after="0" w:line="240" w:lineRule="auto"/>
        <w:jc w:val="center"/>
        <w:rPr>
          <w:ins w:id="1" w:author="Unknown"/>
          <w:rFonts w:ascii="Arial" w:eastAsia="Times New Roman" w:hAnsi="Arial" w:cs="Arial"/>
          <w:color w:val="555555"/>
          <w:sz w:val="24"/>
          <w:szCs w:val="24"/>
          <w:lang w:eastAsia="pt-BR"/>
        </w:rPr>
      </w:pPr>
      <w:ins w:id="2" w:author="Unknown">
        <w:r>
          <w:rPr>
            <w:rFonts w:ascii="Arial" w:eastAsia="Times New Roman" w:hAnsi="Arial" w:cs="Arial"/>
            <w:color w:val="555555"/>
            <w:sz w:val="24"/>
            <w:szCs w:val="24"/>
            <w:lang w:eastAsia="pt-BR"/>
          </w:rPr>
          <w:pict>
            <v:rect id="_x0000_i1025" style="width:10in;height:.75pt" o:hrpct="0" o:hralign="center" o:hrstd="t" o:hr="t" fillcolor="#a0a0a0" stroked="f"/>
          </w:pict>
        </w:r>
      </w:ins>
    </w:p>
    <w:p w:rsidR="00CF2C7C" w:rsidRPr="00CF2C7C" w:rsidRDefault="00CF2C7C" w:rsidP="00CF2C7C">
      <w:pPr>
        <w:shd w:val="clear" w:color="auto" w:fill="FFFFFF"/>
        <w:spacing w:after="150" w:line="240" w:lineRule="auto"/>
        <w:jc w:val="center"/>
        <w:outlineLvl w:val="1"/>
        <w:rPr>
          <w:ins w:id="3" w:author="Unknown"/>
          <w:rFonts w:ascii="Arial" w:eastAsia="Times New Roman" w:hAnsi="Arial" w:cs="Arial"/>
          <w:color w:val="333333"/>
          <w:spacing w:val="-15"/>
          <w:sz w:val="24"/>
          <w:szCs w:val="24"/>
          <w:lang w:eastAsia="pt-BR"/>
        </w:rPr>
      </w:pPr>
      <w:ins w:id="4" w:author="Unknown">
        <w:r w:rsidRPr="00CF2C7C">
          <w:rPr>
            <w:rFonts w:ascii="Arial" w:eastAsia="Times New Roman" w:hAnsi="Arial" w:cs="Arial"/>
            <w:b/>
            <w:bCs/>
            <w:color w:val="333333"/>
            <w:spacing w:val="-15"/>
            <w:sz w:val="24"/>
            <w:szCs w:val="24"/>
            <w:lang w:eastAsia="pt-BR"/>
          </w:rPr>
          <w:t>​Exemplo Prático de como declarar os rendimentos recebidos do MEI</w:t>
        </w:r>
      </w:ins>
    </w:p>
    <w:p w:rsidR="00CF2C7C" w:rsidRPr="00CF2C7C" w:rsidRDefault="00CF2C7C" w:rsidP="00CF2C7C">
      <w:pPr>
        <w:shd w:val="clear" w:color="auto" w:fill="FFFFFF"/>
        <w:spacing w:after="0" w:line="330" w:lineRule="atLeast"/>
        <w:jc w:val="center"/>
        <w:rPr>
          <w:ins w:id="5" w:author="Unknown"/>
          <w:rFonts w:ascii="Arial" w:eastAsia="Times New Roman" w:hAnsi="Arial" w:cs="Arial"/>
          <w:color w:val="777777"/>
          <w:sz w:val="24"/>
          <w:szCs w:val="24"/>
          <w:lang w:eastAsia="pt-BR"/>
        </w:rPr>
      </w:pPr>
      <w:ins w:id="6" w:author="Unknown"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>​Vamos considerar um MEI Prestador de Serviço que durante todo o ano anterior, teve de rendimento bruto total o valor de R$ 50.000,00.</w:t>
        </w:r>
        <w:r w:rsidRPr="00CF2C7C">
          <w:rPr>
            <w:rFonts w:ascii="Arial" w:eastAsia="Times New Roman" w:hAnsi="Arial" w:cs="Arial"/>
            <w:color w:val="777777"/>
            <w:sz w:val="24"/>
            <w:szCs w:val="24"/>
            <w:lang w:eastAsia="pt-BR"/>
          </w:rPr>
          <w:br/>
        </w:r>
        <w:r w:rsidRPr="00CF2C7C">
          <w:rPr>
            <w:rFonts w:ascii="Arial" w:eastAsia="Times New Roman" w:hAnsi="Arial" w:cs="Arial"/>
            <w:color w:val="777777"/>
            <w:sz w:val="24"/>
            <w:szCs w:val="24"/>
            <w:lang w:eastAsia="pt-BR"/>
          </w:rPr>
          <w:br/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>Só que durante o ano, foram necessárias realizar algumas despesas para manter a atividade de MEI, como compra de equipamentos, manutenção e criação de site, divulgação de seus serviços etc. Essas despesas somadas durante o ano deram um total de R$ 5.000,00.</w:t>
        </w:r>
        <w:r w:rsidRPr="00CF2C7C">
          <w:rPr>
            <w:rFonts w:ascii="Arial" w:eastAsia="Times New Roman" w:hAnsi="Arial" w:cs="Arial"/>
            <w:color w:val="777777"/>
            <w:sz w:val="24"/>
            <w:szCs w:val="24"/>
            <w:lang w:eastAsia="pt-BR"/>
          </w:rPr>
          <w:br/>
        </w:r>
        <w:r w:rsidRPr="00CF2C7C">
          <w:rPr>
            <w:rFonts w:ascii="Arial" w:eastAsia="Times New Roman" w:hAnsi="Arial" w:cs="Arial"/>
            <w:color w:val="777777"/>
            <w:sz w:val="24"/>
            <w:szCs w:val="24"/>
            <w:lang w:eastAsia="pt-BR"/>
          </w:rPr>
          <w:br/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 xml:space="preserve">Então apesar do rendimento total ser </w:t>
        </w:r>
        <w:proofErr w:type="gramStart"/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>50.000,00 ,</w:t>
        </w:r>
        <w:proofErr w:type="gramEnd"/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 xml:space="preserve"> o verdadeiro lucro do MEI foi 45.000,00.</w:t>
        </w:r>
        <w:r w:rsidRPr="00CF2C7C">
          <w:rPr>
            <w:rFonts w:ascii="Arial" w:eastAsia="Times New Roman" w:hAnsi="Arial" w:cs="Arial"/>
            <w:color w:val="777777"/>
            <w:sz w:val="24"/>
            <w:szCs w:val="24"/>
            <w:lang w:eastAsia="pt-BR"/>
          </w:rPr>
          <w:br/>
        </w:r>
        <w:r w:rsidRPr="00CF2C7C">
          <w:rPr>
            <w:rFonts w:ascii="Arial" w:eastAsia="Times New Roman" w:hAnsi="Arial" w:cs="Arial"/>
            <w:color w:val="777777"/>
            <w:sz w:val="24"/>
            <w:szCs w:val="24"/>
            <w:lang w:eastAsia="pt-BR"/>
          </w:rPr>
          <w:br/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>Já vimos que sendo prestação de serviços, 32% da </w:t>
        </w:r>
        <w:r w:rsidRPr="00CF2C7C">
          <w:rPr>
            <w:rFonts w:ascii="Arial" w:eastAsia="Times New Roman" w:hAnsi="Arial" w:cs="Arial"/>
            <w:b/>
            <w:bCs/>
            <w:color w:val="2A2A2A"/>
            <w:sz w:val="24"/>
            <w:szCs w:val="24"/>
            <w:lang w:eastAsia="pt-BR"/>
          </w:rPr>
          <w:t>receita bruta</w:t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> </w:t>
        </w:r>
        <w:r w:rsidRPr="00CF2C7C">
          <w:rPr>
            <w:rFonts w:ascii="Arial" w:eastAsia="Times New Roman" w:hAnsi="Arial" w:cs="Arial"/>
            <w:b/>
            <w:bCs/>
            <w:color w:val="2A2A2A"/>
            <w:sz w:val="24"/>
            <w:szCs w:val="24"/>
            <w:lang w:eastAsia="pt-BR"/>
          </w:rPr>
          <w:t>total</w:t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 xml:space="preserve"> do MEI pode ser considerada Lucro Isento. Como a receita bruta total é R$ </w:t>
        </w:r>
        <w:proofErr w:type="gramStart"/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>50.000,00 ,</w:t>
        </w:r>
        <w:proofErr w:type="gramEnd"/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 xml:space="preserve"> o valor de lucro que pode ser considerado isento é R$ 16.000,00.</w:t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br/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br/>
          <w:t>Já vimos também que o Lucro total do MEI foi R$ 45.000,00. E que 16.000,00 deste valor podem ser considerados Lucro Isento. Portanto o restante, ou seja, R$ 29.000,00, é considerado Lucro Tributável. Acompanhe na tabelinha:</w:t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br/>
          <w:t>​</w:t>
        </w:r>
      </w:ins>
    </w:p>
    <w:p w:rsidR="00CF2C7C" w:rsidRPr="00CF2C7C" w:rsidRDefault="00CF2C7C" w:rsidP="00CF2C7C">
      <w:pPr>
        <w:shd w:val="clear" w:color="auto" w:fill="FFFFFF"/>
        <w:spacing w:after="0" w:line="240" w:lineRule="auto"/>
        <w:jc w:val="center"/>
        <w:rPr>
          <w:ins w:id="7" w:author="Unknown"/>
          <w:rFonts w:ascii="Arial" w:eastAsia="Times New Roman" w:hAnsi="Arial" w:cs="Arial"/>
          <w:color w:val="555555"/>
          <w:sz w:val="24"/>
          <w:szCs w:val="24"/>
          <w:lang w:eastAsia="pt-BR"/>
        </w:rPr>
      </w:pPr>
      <w:r w:rsidRPr="00CF2C7C">
        <w:rPr>
          <w:rFonts w:ascii="Arial" w:eastAsia="Times New Roman" w:hAnsi="Arial" w:cs="Arial"/>
          <w:noProof/>
          <w:color w:val="555555"/>
          <w:sz w:val="24"/>
          <w:szCs w:val="24"/>
          <w:lang w:eastAsia="pt-BR"/>
        </w:rPr>
        <w:lastRenderedPageBreak/>
        <w:drawing>
          <wp:inline distT="0" distB="0" distL="0" distR="0" wp14:anchorId="7D478AA8" wp14:editId="3C9F4FD5">
            <wp:extent cx="3962400" cy="2895600"/>
            <wp:effectExtent l="0" t="0" r="0" b="0"/>
            <wp:docPr id="1" name="Imagem 1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C7C" w:rsidRPr="00CF2C7C" w:rsidRDefault="00CF2C7C" w:rsidP="00CF2C7C">
      <w:pPr>
        <w:shd w:val="clear" w:color="auto" w:fill="FFFFFF"/>
        <w:spacing w:after="0" w:line="330" w:lineRule="atLeast"/>
        <w:jc w:val="center"/>
        <w:rPr>
          <w:ins w:id="8" w:author="Unknown"/>
          <w:rFonts w:ascii="Arial" w:eastAsia="Times New Roman" w:hAnsi="Arial" w:cs="Arial"/>
          <w:color w:val="777777"/>
          <w:sz w:val="24"/>
          <w:szCs w:val="24"/>
          <w:lang w:eastAsia="pt-BR"/>
        </w:rPr>
      </w:pPr>
      <w:ins w:id="9" w:author="Unknown"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>​</w:t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br/>
          <w:t>​E pra declaração, é bem simples, basta incluir os valores da seguinte forma:</w:t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br/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br/>
        </w:r>
        <w:r w:rsidRPr="00CF2C7C">
          <w:rPr>
            <w:rFonts w:ascii="Arial" w:eastAsia="Times New Roman" w:hAnsi="Arial" w:cs="Arial"/>
            <w:b/>
            <w:bCs/>
            <w:color w:val="2A2A2A"/>
            <w:sz w:val="24"/>
            <w:szCs w:val="24"/>
            <w:lang w:eastAsia="pt-BR"/>
          </w:rPr>
          <w:t>Lucro Tributável:</w:t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> Na ficha Rendimentos Tributáveis Recebidos de PJ pelo Titular</w:t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br/>
          <w:t>​</w:t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br/>
        </w:r>
        <w:r w:rsidRPr="00CF2C7C">
          <w:rPr>
            <w:rFonts w:ascii="Arial" w:eastAsia="Times New Roman" w:hAnsi="Arial" w:cs="Arial"/>
            <w:b/>
            <w:bCs/>
            <w:color w:val="2A2A2A"/>
            <w:sz w:val="24"/>
            <w:szCs w:val="24"/>
            <w:lang w:eastAsia="pt-BR"/>
          </w:rPr>
          <w:t>Lucro Isento</w:t>
        </w:r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>: Na ficha</w:t>
        </w:r>
        <w:proofErr w:type="gramStart"/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 xml:space="preserve">  </w:t>
        </w:r>
        <w:proofErr w:type="gramEnd"/>
        <w:r w:rsidRPr="00CF2C7C">
          <w:rPr>
            <w:rFonts w:ascii="Arial" w:eastAsia="Times New Roman" w:hAnsi="Arial" w:cs="Arial"/>
            <w:color w:val="2A2A2A"/>
            <w:sz w:val="24"/>
            <w:szCs w:val="24"/>
            <w:lang w:eastAsia="pt-BR"/>
          </w:rPr>
          <w:t>Rendimentos Isentos e Não Tributáveis</w:t>
        </w:r>
        <w:r w:rsidRPr="00CF2C7C">
          <w:rPr>
            <w:rFonts w:ascii="Arial" w:eastAsia="Times New Roman" w:hAnsi="Arial" w:cs="Arial"/>
            <w:i/>
            <w:iCs/>
            <w:color w:val="2A2A2A"/>
            <w:sz w:val="24"/>
            <w:szCs w:val="24"/>
            <w:lang w:eastAsia="pt-BR"/>
          </w:rPr>
          <w:t> ( Item 13 )</w:t>
        </w:r>
      </w:ins>
    </w:p>
    <w:p w:rsidR="00FF658B" w:rsidRPr="00CF2C7C" w:rsidRDefault="00FF658B" w:rsidP="00CF2C7C">
      <w:pPr>
        <w:jc w:val="center"/>
        <w:rPr>
          <w:rFonts w:ascii="Arial" w:hAnsi="Arial" w:cs="Arial"/>
          <w:sz w:val="24"/>
          <w:szCs w:val="24"/>
        </w:rPr>
      </w:pPr>
    </w:p>
    <w:sectPr w:rsidR="00FF658B" w:rsidRPr="00CF2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586442"/>
    <w:multiLevelType w:val="multilevel"/>
    <w:tmpl w:val="179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C7C"/>
    <w:rsid w:val="009C1AC2"/>
    <w:rsid w:val="00CF2C7C"/>
    <w:rsid w:val="00FF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F2C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F2C7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CF2C7C"/>
    <w:rPr>
      <w:b/>
      <w:bCs/>
    </w:rPr>
  </w:style>
  <w:style w:type="character" w:customStyle="1" w:styleId="apple-converted-space">
    <w:name w:val="apple-converted-space"/>
    <w:basedOn w:val="Fontepargpadro"/>
    <w:rsid w:val="00CF2C7C"/>
  </w:style>
  <w:style w:type="character" w:styleId="Hyperlink">
    <w:name w:val="Hyperlink"/>
    <w:basedOn w:val="Fontepargpadro"/>
    <w:uiPriority w:val="99"/>
    <w:semiHidden/>
    <w:unhideWhenUsed/>
    <w:rsid w:val="00CF2C7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CF2C7C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2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2C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F2C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F2C7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CF2C7C"/>
    <w:rPr>
      <w:b/>
      <w:bCs/>
    </w:rPr>
  </w:style>
  <w:style w:type="character" w:customStyle="1" w:styleId="apple-converted-space">
    <w:name w:val="apple-converted-space"/>
    <w:basedOn w:val="Fontepargpadro"/>
    <w:rsid w:val="00CF2C7C"/>
  </w:style>
  <w:style w:type="character" w:styleId="Hyperlink">
    <w:name w:val="Hyperlink"/>
    <w:basedOn w:val="Fontepargpadro"/>
    <w:uiPriority w:val="99"/>
    <w:semiHidden/>
    <w:unhideWhenUsed/>
    <w:rsid w:val="00CF2C7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CF2C7C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2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2C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31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7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6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3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3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://legislacao.planalto.gov.br/legisla/legislacao.nsf/Viw_Identificacao/lcp%20123-2006?OpenDocu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dctec.com.br/meieirpf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613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Particular</dc:creator>
  <cp:lastModifiedBy>Particular</cp:lastModifiedBy>
  <cp:revision>2</cp:revision>
  <cp:lastPrinted>2019-04-05T17:42:00Z</cp:lastPrinted>
  <dcterms:created xsi:type="dcterms:W3CDTF">2019-04-05T17:43:00Z</dcterms:created>
  <dcterms:modified xsi:type="dcterms:W3CDTF">2019-04-05T17:43:00Z</dcterms:modified>
</cp:coreProperties>
</file>